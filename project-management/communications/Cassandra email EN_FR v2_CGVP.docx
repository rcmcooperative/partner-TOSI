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12B3" w14:textId="0002EBF7" w:rsidR="00E35877" w:rsidRPr="00E35877" w:rsidRDefault="00E35877" w:rsidP="00A90627">
      <w:pPr>
        <w:jc w:val="both"/>
        <w:rPr>
          <w:b/>
          <w:bCs/>
          <w:lang w:val="fr-FR"/>
        </w:rPr>
      </w:pPr>
      <w:proofErr w:type="spellStart"/>
      <w:r w:rsidRPr="00E35877">
        <w:rPr>
          <w:b/>
          <w:bCs/>
          <w:lang w:val="fr-FR"/>
        </w:rPr>
        <w:t>Subject</w:t>
      </w:r>
      <w:proofErr w:type="spellEnd"/>
      <w:r w:rsidRPr="00E35877">
        <w:rPr>
          <w:b/>
          <w:bCs/>
          <w:lang w:val="fr-FR"/>
        </w:rPr>
        <w:t xml:space="preserve"> : </w:t>
      </w:r>
      <w:proofErr w:type="spellStart"/>
      <w:r w:rsidRPr="00E35877">
        <w:rPr>
          <w:b/>
          <w:bCs/>
          <w:lang w:val="fr-FR"/>
        </w:rPr>
        <w:t>Introducing</w:t>
      </w:r>
      <w:proofErr w:type="spellEnd"/>
      <w:r w:rsidRPr="00E35877">
        <w:rPr>
          <w:b/>
          <w:bCs/>
          <w:lang w:val="fr-FR"/>
        </w:rPr>
        <w:t xml:space="preserve"> </w:t>
      </w:r>
      <w:proofErr w:type="spellStart"/>
      <w:r w:rsidRPr="00E35877">
        <w:rPr>
          <w:b/>
          <w:bCs/>
          <w:lang w:val="fr-FR"/>
        </w:rPr>
        <w:t>TOSI's</w:t>
      </w:r>
      <w:proofErr w:type="spellEnd"/>
      <w:r w:rsidRPr="00E35877">
        <w:rPr>
          <w:b/>
          <w:bCs/>
          <w:lang w:val="fr-FR"/>
        </w:rPr>
        <w:t xml:space="preserve"> Open </w:t>
      </w:r>
      <w:proofErr w:type="spellStart"/>
      <w:r w:rsidRPr="00E35877">
        <w:rPr>
          <w:b/>
          <w:bCs/>
          <w:lang w:val="fr-FR"/>
        </w:rPr>
        <w:t>Scientist</w:t>
      </w:r>
      <w:proofErr w:type="spellEnd"/>
      <w:r w:rsidRPr="00E35877">
        <w:rPr>
          <w:b/>
          <w:bCs/>
          <w:lang w:val="fr-FR"/>
        </w:rPr>
        <w:t xml:space="preserve"> in </w:t>
      </w:r>
      <w:proofErr w:type="spellStart"/>
      <w:r w:rsidRPr="00E35877">
        <w:rPr>
          <w:b/>
          <w:bCs/>
          <w:lang w:val="fr-FR"/>
        </w:rPr>
        <w:t>Residence</w:t>
      </w:r>
      <w:proofErr w:type="spellEnd"/>
      <w:r w:rsidRPr="00E35877"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>/</w:t>
      </w:r>
      <w:r w:rsidRPr="00E35877"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>Rencontrez</w:t>
      </w:r>
      <w:r w:rsidRPr="0030314F">
        <w:rPr>
          <w:b/>
          <w:bCs/>
          <w:lang w:val="fr-FR"/>
        </w:rPr>
        <w:t xml:space="preserve"> la Scientifique en résidence </w:t>
      </w:r>
      <w:r>
        <w:rPr>
          <w:b/>
          <w:bCs/>
          <w:lang w:val="fr-FR"/>
        </w:rPr>
        <w:t>ouverte</w:t>
      </w:r>
      <w:r w:rsidRPr="0030314F">
        <w:rPr>
          <w:b/>
          <w:bCs/>
          <w:lang w:val="fr-FR"/>
        </w:rPr>
        <w:t xml:space="preserve"> de TOSI</w:t>
      </w:r>
      <w:r>
        <w:rPr>
          <w:b/>
          <w:bCs/>
          <w:lang w:val="fr-FR"/>
        </w:rPr>
        <w:t xml:space="preserve"> </w:t>
      </w:r>
    </w:p>
    <w:p w14:paraId="111FDF4C" w14:textId="52060816" w:rsidR="00E35877" w:rsidRPr="004C7423" w:rsidRDefault="00E35877" w:rsidP="00A90627">
      <w:pPr>
        <w:jc w:val="both"/>
        <w:rPr>
          <w:i/>
          <w:iCs/>
        </w:rPr>
      </w:pPr>
      <w:r w:rsidRPr="004C7423">
        <w:rPr>
          <w:i/>
          <w:iCs/>
        </w:rPr>
        <w:t>French version below</w:t>
      </w:r>
    </w:p>
    <w:p w14:paraId="4384468F" w14:textId="77777777" w:rsidR="004C7423" w:rsidRDefault="004C7423" w:rsidP="00A90627">
      <w:pPr>
        <w:jc w:val="both"/>
      </w:pPr>
      <w:r>
        <w:t>Suggested revision from co-pilot:</w:t>
      </w:r>
    </w:p>
    <w:p w14:paraId="6F2E9832" w14:textId="77777777" w:rsidR="004C7423" w:rsidRPr="004C7423" w:rsidRDefault="004C7423" w:rsidP="004C7423">
      <w:pPr>
        <w:jc w:val="both"/>
        <w:rPr>
          <w:lang w:val="fr-CA"/>
        </w:rPr>
      </w:pPr>
      <w:proofErr w:type="spellStart"/>
      <w:r w:rsidRPr="004C7423">
        <w:rPr>
          <w:b/>
          <w:bCs/>
          <w:lang w:val="fr-CA"/>
        </w:rPr>
        <w:t>Subject</w:t>
      </w:r>
      <w:proofErr w:type="spellEnd"/>
      <w:r w:rsidRPr="004C7423">
        <w:rPr>
          <w:b/>
          <w:bCs/>
          <w:lang w:val="fr-CA"/>
        </w:rPr>
        <w:t xml:space="preserve">: </w:t>
      </w:r>
      <w:proofErr w:type="spellStart"/>
      <w:r w:rsidRPr="004C7423">
        <w:rPr>
          <w:b/>
          <w:bCs/>
          <w:lang w:val="fr-CA"/>
        </w:rPr>
        <w:t>Meet</w:t>
      </w:r>
      <w:proofErr w:type="spellEnd"/>
      <w:r w:rsidRPr="004C7423">
        <w:rPr>
          <w:b/>
          <w:bCs/>
          <w:lang w:val="fr-CA"/>
        </w:rPr>
        <w:t xml:space="preserve"> </w:t>
      </w:r>
      <w:proofErr w:type="spellStart"/>
      <w:r w:rsidRPr="004C7423">
        <w:rPr>
          <w:b/>
          <w:bCs/>
          <w:lang w:val="fr-CA"/>
        </w:rPr>
        <w:t>TOSI’s</w:t>
      </w:r>
      <w:proofErr w:type="spellEnd"/>
      <w:r w:rsidRPr="004C7423">
        <w:rPr>
          <w:b/>
          <w:bCs/>
          <w:lang w:val="fr-CA"/>
        </w:rPr>
        <w:t xml:space="preserve"> 2025 Open </w:t>
      </w:r>
      <w:proofErr w:type="spellStart"/>
      <w:r w:rsidRPr="004C7423">
        <w:rPr>
          <w:b/>
          <w:bCs/>
          <w:lang w:val="fr-CA"/>
        </w:rPr>
        <w:t>Scientist</w:t>
      </w:r>
      <w:proofErr w:type="spellEnd"/>
      <w:r w:rsidRPr="004C7423">
        <w:rPr>
          <w:b/>
          <w:bCs/>
          <w:lang w:val="fr-CA"/>
        </w:rPr>
        <w:t xml:space="preserve"> in </w:t>
      </w:r>
      <w:proofErr w:type="spellStart"/>
      <w:r w:rsidRPr="004C7423">
        <w:rPr>
          <w:b/>
          <w:bCs/>
          <w:lang w:val="fr-CA"/>
        </w:rPr>
        <w:t>Residence</w:t>
      </w:r>
      <w:proofErr w:type="spellEnd"/>
      <w:r w:rsidRPr="004C7423">
        <w:rPr>
          <w:b/>
          <w:bCs/>
          <w:lang w:val="fr-CA"/>
        </w:rPr>
        <w:t xml:space="preserve"> / Rencontrez la Scientifique en résidence ouverte de TOSI</w:t>
      </w:r>
    </w:p>
    <w:p w14:paraId="69919A0B" w14:textId="77777777" w:rsidR="004C7423" w:rsidRPr="004C7423" w:rsidRDefault="004C7423" w:rsidP="004C7423">
      <w:pPr>
        <w:jc w:val="both"/>
      </w:pPr>
      <w:r w:rsidRPr="004C7423">
        <w:rPr>
          <w:b/>
          <w:bCs/>
        </w:rPr>
        <w:t>English Version</w:t>
      </w:r>
    </w:p>
    <w:p w14:paraId="11CF76C9" w14:textId="5FFAE015" w:rsidR="004C7423" w:rsidRPr="004C7423" w:rsidRDefault="004C7423" w:rsidP="004C7423">
      <w:pPr>
        <w:jc w:val="both"/>
      </w:pPr>
      <w:r w:rsidRPr="004C7423">
        <w:t xml:space="preserve">The Tanenbaum Open Science Institute (TOSI) is pleased to welcome </w:t>
      </w:r>
      <w:commentRangeStart w:id="0"/>
      <w:commentRangeStart w:id="1"/>
      <w:del w:id="2" w:author="Cassandra" w:date="2025-10-28T04:33:00Z" w16du:dateUtc="2025-10-28T08:33:00Z">
        <w:r w:rsidRPr="004C7423" w:rsidDel="005C189B">
          <w:delText>Dr.</w:delText>
        </w:r>
        <w:commentRangeEnd w:id="0"/>
        <w:r w:rsidDel="005C189B">
          <w:rPr>
            <w:rStyle w:val="CommentReference"/>
          </w:rPr>
          <w:commentReference w:id="0"/>
        </w:r>
        <w:commentRangeEnd w:id="1"/>
        <w:r w:rsidR="005C189B" w:rsidDel="005C189B">
          <w:rPr>
            <w:rStyle w:val="CommentReference"/>
          </w:rPr>
          <w:commentReference w:id="1"/>
        </w:r>
        <w:r w:rsidRPr="004C7423" w:rsidDel="005C189B">
          <w:delText xml:space="preserve"> </w:delText>
        </w:r>
      </w:del>
      <w:r w:rsidRPr="004C7423">
        <w:t>Cassandra Gould van Praag</w:t>
      </w:r>
      <w:r>
        <w:t xml:space="preserve">, </w:t>
      </w:r>
      <w:r w:rsidRPr="004C7423">
        <w:rPr>
          <w:highlight w:val="cyan"/>
        </w:rPr>
        <w:t>PhD</w:t>
      </w:r>
      <w:r w:rsidRPr="004C7423">
        <w:t xml:space="preserve"> as our 2025 Open Scientist in Residence. During her residency, Cassandra will assess TOSI’s community strategy for </w:t>
      </w:r>
      <w:r>
        <w:t>O</w:t>
      </w:r>
      <w:r w:rsidRPr="004C7423">
        <w:t xml:space="preserve">pen </w:t>
      </w:r>
      <w:r>
        <w:t>S</w:t>
      </w:r>
      <w:r w:rsidRPr="004C7423">
        <w:t>cience and deliver a report with actionable recommendations by December 2025.</w:t>
      </w:r>
    </w:p>
    <w:p w14:paraId="5F0CA7E0" w14:textId="77777777" w:rsidR="004C7423" w:rsidRPr="004C7423" w:rsidRDefault="004C7423" w:rsidP="004C7423">
      <w:pPr>
        <w:jc w:val="both"/>
      </w:pPr>
      <w:r w:rsidRPr="004C7423">
        <w:t>To inform her work, Cassandra is conducting confidential one-on-one interviews with members of The Neuro — including researchers, staff, clinicians, and trainees — to better understand your open science priorities. Interviews are held in English and open to all.</w:t>
      </w:r>
    </w:p>
    <w:p w14:paraId="2CDA97F4" w14:textId="77777777" w:rsidR="004C7423" w:rsidRDefault="004C7423" w:rsidP="004C7423">
      <w:pPr>
        <w:jc w:val="both"/>
        <w:rPr>
          <w:b/>
          <w:bCs/>
        </w:rPr>
      </w:pPr>
      <w:r w:rsidRPr="00A90627">
        <w:rPr>
          <w:rFonts w:ascii="Segoe UI Emoji" w:hAnsi="Segoe UI Emoji" w:cs="Segoe UI Emoji"/>
          <w:b/>
          <w:bCs/>
        </w:rPr>
        <w:t>👉</w:t>
      </w:r>
      <w:r w:rsidRPr="00A90627">
        <w:rPr>
          <w:b/>
          <w:bCs/>
        </w:rPr>
        <w:t xml:space="preserve"> </w:t>
      </w:r>
      <w:hyperlink r:id="rId11" w:history="1">
        <w:r w:rsidRPr="00A90627">
          <w:rPr>
            <w:rStyle w:val="Hyperlink"/>
            <w:b/>
            <w:bCs/>
          </w:rPr>
          <w:t>Book your intervie</w:t>
        </w:r>
        <w:r w:rsidRPr="00A90627">
          <w:rPr>
            <w:rStyle w:val="Hyperlink"/>
            <w:b/>
            <w:bCs/>
          </w:rPr>
          <w:t>w</w:t>
        </w:r>
        <w:r w:rsidRPr="00A90627">
          <w:rPr>
            <w:rStyle w:val="Hyperlink"/>
            <w:b/>
            <w:bCs/>
          </w:rPr>
          <w:t xml:space="preserve"> here</w:t>
        </w:r>
      </w:hyperlink>
      <w:r w:rsidRPr="00A90627">
        <w:rPr>
          <w:b/>
          <w:bCs/>
        </w:rPr>
        <w:t xml:space="preserve"> (please specify “Neuro Open Science Interviews”).</w:t>
      </w:r>
    </w:p>
    <w:p w14:paraId="4A024F61" w14:textId="77777777" w:rsidR="004C7423" w:rsidRPr="0030314F" w:rsidRDefault="004C7423" w:rsidP="004C7423">
      <w:pPr>
        <w:jc w:val="both"/>
      </w:pPr>
      <w:r w:rsidRPr="00AD7169">
        <w:t xml:space="preserve">This project is being developed </w:t>
      </w:r>
      <w:r w:rsidRPr="00A90627">
        <w:rPr>
          <w:b/>
          <w:bCs/>
        </w:rPr>
        <w:t>openly and for the benefit of The Neuro community</w:t>
      </w:r>
      <w:r w:rsidRPr="00AD7169">
        <w:t xml:space="preserve"> - take a look at the </w:t>
      </w:r>
      <w:hyperlink r:id="rId12" w:anchor="top-of-section" w:history="1">
        <w:r w:rsidRPr="00AD7169">
          <w:rPr>
            <w:rStyle w:val="Hyperlink"/>
          </w:rPr>
          <w:t>project roa</w:t>
        </w:r>
        <w:r w:rsidRPr="00AD7169">
          <w:rPr>
            <w:rStyle w:val="Hyperlink"/>
          </w:rPr>
          <w:t>d</w:t>
        </w:r>
        <w:r w:rsidRPr="00AD7169">
          <w:rPr>
            <w:rStyle w:val="Hyperlink"/>
          </w:rPr>
          <w:t>map</w:t>
        </w:r>
      </w:hyperlink>
      <w:r w:rsidRPr="00AD7169">
        <w:t> and </w:t>
      </w:r>
      <w:hyperlink r:id="rId13" w:history="1">
        <w:r w:rsidRPr="00AD7169">
          <w:rPr>
            <w:rStyle w:val="Hyperlink"/>
          </w:rPr>
          <w:t>contributin</w:t>
        </w:r>
        <w:r w:rsidRPr="00AD7169">
          <w:rPr>
            <w:rStyle w:val="Hyperlink"/>
          </w:rPr>
          <w:t>g</w:t>
        </w:r>
        <w:r w:rsidRPr="00AD7169">
          <w:rPr>
            <w:rStyle w:val="Hyperlink"/>
          </w:rPr>
          <w:t xml:space="preserve"> guide</w:t>
        </w:r>
      </w:hyperlink>
      <w:r w:rsidRPr="00AD7169">
        <w:t> to see where your perspective can be incorporated</w:t>
      </w:r>
      <w:r>
        <w:t>.</w:t>
      </w:r>
    </w:p>
    <w:p w14:paraId="14436D59" w14:textId="48626FF0" w:rsidR="004C7423" w:rsidRDefault="004C7423" w:rsidP="004C7423">
      <w:pPr>
        <w:jc w:val="both"/>
        <w:rPr>
          <w:b/>
          <w:bCs/>
        </w:rPr>
      </w:pPr>
      <w:r w:rsidRPr="004C7423">
        <w:rPr>
          <w:b/>
          <w:bCs/>
        </w:rPr>
        <w:t>About Cassandra Gould van Praag</w:t>
      </w:r>
    </w:p>
    <w:p w14:paraId="32839F9C" w14:textId="3B3F15F1" w:rsidR="004C7423" w:rsidRPr="00AD7169" w:rsidRDefault="004C7423" w:rsidP="004C7423">
      <w:pPr>
        <w:jc w:val="both"/>
      </w:pPr>
      <w:r w:rsidRPr="004C7423">
        <w:t>Cassandra is a leader in open neuroscience and community engagement. She</w:t>
      </w:r>
      <w:r>
        <w:rPr>
          <w:b/>
          <w:bCs/>
        </w:rPr>
        <w:t xml:space="preserve"> </w:t>
      </w:r>
      <w:r w:rsidRPr="00AD7169">
        <w:t>established the </w:t>
      </w:r>
      <w:hyperlink r:id="rId14" w:history="1">
        <w:r w:rsidRPr="00AD7169">
          <w:rPr>
            <w:rStyle w:val="Hyperlink"/>
          </w:rPr>
          <w:t>open sci</w:t>
        </w:r>
        <w:r w:rsidRPr="00AD7169">
          <w:rPr>
            <w:rStyle w:val="Hyperlink"/>
          </w:rPr>
          <w:t>e</w:t>
        </w:r>
        <w:r w:rsidRPr="00AD7169">
          <w:rPr>
            <w:rStyle w:val="Hyperlink"/>
          </w:rPr>
          <w:t>nce community at the Oxford Centre for Integrative Neuroimaging</w:t>
        </w:r>
      </w:hyperlink>
      <w:r w:rsidRPr="00AD7169">
        <w:t> and co-Chaired the </w:t>
      </w:r>
      <w:hyperlink r:id="rId15" w:history="1">
        <w:r w:rsidRPr="00AD7169">
          <w:rPr>
            <w:rStyle w:val="Hyperlink"/>
          </w:rPr>
          <w:t xml:space="preserve">OHBM Open </w:t>
        </w:r>
        <w:r w:rsidRPr="00AD7169">
          <w:rPr>
            <w:rStyle w:val="Hyperlink"/>
          </w:rPr>
          <w:t>S</w:t>
        </w:r>
        <w:r w:rsidRPr="00AD7169">
          <w:rPr>
            <w:rStyle w:val="Hyperlink"/>
          </w:rPr>
          <w:t>cience Room in 2020</w:t>
        </w:r>
      </w:hyperlink>
      <w:r w:rsidRPr="00AD7169">
        <w:t>. She subsequently led research communities at </w:t>
      </w:r>
      <w:hyperlink r:id="rId16" w:history="1">
        <w:r w:rsidRPr="00AD7169">
          <w:rPr>
            <w:rStyle w:val="Hyperlink"/>
          </w:rPr>
          <w:t>The Alan Turing I</w:t>
        </w:r>
        <w:r w:rsidRPr="00AD7169">
          <w:rPr>
            <w:rStyle w:val="Hyperlink"/>
          </w:rPr>
          <w:t>n</w:t>
        </w:r>
        <w:r w:rsidRPr="00AD7169">
          <w:rPr>
            <w:rStyle w:val="Hyperlink"/>
          </w:rPr>
          <w:t>stitute</w:t>
        </w:r>
      </w:hyperlink>
      <w:r w:rsidRPr="00AD7169">
        <w:t>, and recently Co-Founded </w:t>
      </w:r>
      <w:hyperlink r:id="rId17" w:history="1">
        <w:r w:rsidRPr="00AD7169">
          <w:rPr>
            <w:rStyle w:val="Hyperlink"/>
          </w:rPr>
          <w:t>RCM Coop</w:t>
        </w:r>
        <w:r w:rsidRPr="00AD7169">
          <w:rPr>
            <w:rStyle w:val="Hyperlink"/>
          </w:rPr>
          <w:t>e</w:t>
        </w:r>
        <w:r w:rsidRPr="00AD7169">
          <w:rPr>
            <w:rStyle w:val="Hyperlink"/>
          </w:rPr>
          <w:t>rative</w:t>
        </w:r>
      </w:hyperlink>
      <w:r w:rsidRPr="00AD7169">
        <w:t>, to work directly with and for communities to develop their capacity for collaborative research.</w:t>
      </w:r>
    </w:p>
    <w:p w14:paraId="1E721BE7" w14:textId="7E8EE0A9" w:rsidR="004C7423" w:rsidRDefault="004C7423" w:rsidP="00A90627">
      <w:pPr>
        <w:jc w:val="both"/>
      </w:pPr>
    </w:p>
    <w:p w14:paraId="19BD59F8" w14:textId="2C0435CA" w:rsidR="00321251" w:rsidRPr="00395C65" w:rsidRDefault="0030314F" w:rsidP="00A90627">
      <w:pPr>
        <w:jc w:val="both"/>
        <w:rPr>
          <w:lang w:val="fr-FR"/>
        </w:rPr>
      </w:pPr>
      <w:r w:rsidRPr="00395C65">
        <w:rPr>
          <w:lang w:val="fr-FR"/>
        </w:rPr>
        <w:t>------------------------------</w:t>
      </w:r>
    </w:p>
    <w:p w14:paraId="25542552" w14:textId="77777777" w:rsidR="00D11A7E" w:rsidRDefault="0030314F" w:rsidP="00A90627">
      <w:pPr>
        <w:jc w:val="both"/>
        <w:rPr>
          <w:lang w:val="fr-FR"/>
        </w:rPr>
      </w:pPr>
      <w:r w:rsidRPr="0030314F">
        <w:rPr>
          <w:lang w:val="fr-FR"/>
        </w:rPr>
        <w:t>L’Institut</w:t>
      </w:r>
      <w:r>
        <w:rPr>
          <w:lang w:val="fr-FR"/>
        </w:rPr>
        <w:t xml:space="preserve"> </w:t>
      </w:r>
      <w:r w:rsidRPr="0030314F">
        <w:rPr>
          <w:lang w:val="fr-FR"/>
        </w:rPr>
        <w:t xml:space="preserve">pour la Science Ouverte </w:t>
      </w:r>
      <w:proofErr w:type="spellStart"/>
      <w:r w:rsidRPr="0030314F">
        <w:rPr>
          <w:lang w:val="fr-FR"/>
        </w:rPr>
        <w:t>Tanenbaum</w:t>
      </w:r>
      <w:proofErr w:type="spellEnd"/>
      <w:r w:rsidRPr="0030314F">
        <w:rPr>
          <w:lang w:val="fr-FR"/>
        </w:rPr>
        <w:t xml:space="preserve"> (TOSI) accueille sa Scientifique en résidence </w:t>
      </w:r>
      <w:r>
        <w:rPr>
          <w:lang w:val="fr-FR"/>
        </w:rPr>
        <w:t>Ouverte</w:t>
      </w:r>
      <w:r w:rsidRPr="0030314F">
        <w:rPr>
          <w:lang w:val="fr-FR"/>
        </w:rPr>
        <w:t xml:space="preserve"> 2025, </w:t>
      </w:r>
      <w:r w:rsidRPr="0030314F">
        <w:rPr>
          <w:b/>
          <w:bCs/>
          <w:lang w:val="fr-FR"/>
        </w:rPr>
        <w:t>la Dre Cassandra Gould van Praag</w:t>
      </w:r>
      <w:r w:rsidRPr="0030314F">
        <w:rPr>
          <w:lang w:val="fr-FR"/>
        </w:rPr>
        <w:t xml:space="preserve">, chargée d’examiner la stratégie communautaire de TOSI en matière de </w:t>
      </w:r>
      <w:r>
        <w:rPr>
          <w:lang w:val="fr-FR"/>
        </w:rPr>
        <w:t>S</w:t>
      </w:r>
      <w:r w:rsidRPr="0030314F">
        <w:rPr>
          <w:lang w:val="fr-FR"/>
        </w:rPr>
        <w:t xml:space="preserve">cience </w:t>
      </w:r>
      <w:r>
        <w:rPr>
          <w:lang w:val="fr-FR"/>
        </w:rPr>
        <w:t>O</w:t>
      </w:r>
      <w:r w:rsidRPr="0030314F">
        <w:rPr>
          <w:lang w:val="fr-FR"/>
        </w:rPr>
        <w:t>uverte.</w:t>
      </w:r>
      <w:r w:rsidR="00D11A7E">
        <w:rPr>
          <w:lang w:val="fr-FR"/>
        </w:rPr>
        <w:t xml:space="preserve"> </w:t>
      </w:r>
      <w:r w:rsidR="00D11A7E" w:rsidRPr="00D11A7E">
        <w:rPr>
          <w:lang w:val="fr-FR"/>
        </w:rPr>
        <w:t>D’ici décembre 2025, elle remettra un rapport détaillé sur les programmes, la stratégie et les besoins de la communauté, accompagné de recommandations concrètes.</w:t>
      </w:r>
    </w:p>
    <w:p w14:paraId="32FD927D" w14:textId="295BA9C7" w:rsidR="00D11A7E" w:rsidRDefault="00D11A7E" w:rsidP="00A90627">
      <w:pPr>
        <w:rPr>
          <w:b/>
          <w:bCs/>
          <w:lang w:val="fr-FR"/>
        </w:rPr>
      </w:pPr>
      <w:r w:rsidRPr="00D11A7E">
        <w:rPr>
          <w:b/>
          <w:bCs/>
          <w:lang w:val="fr-FR"/>
        </w:rPr>
        <w:lastRenderedPageBreak/>
        <w:t>Cassandra mène actuellement des entretiens individuels confidentiels avec des membres du Neuro pour comprendre vos priorités en science ouverte.</w:t>
      </w:r>
      <w:r w:rsidR="00A90627">
        <w:rPr>
          <w:b/>
          <w:bCs/>
          <w:lang w:val="fr-FR"/>
        </w:rPr>
        <w:t xml:space="preserve"> </w:t>
      </w:r>
      <w:r w:rsidRPr="00D11A7E">
        <w:rPr>
          <w:b/>
          <w:bCs/>
          <w:lang w:val="fr-FR"/>
        </w:rPr>
        <w:t>Les entretiens</w:t>
      </w:r>
      <w:r w:rsidR="00A90627">
        <w:rPr>
          <w:b/>
          <w:bCs/>
          <w:lang w:val="fr-FR"/>
        </w:rPr>
        <w:t xml:space="preserve"> sont</w:t>
      </w:r>
      <w:r w:rsidRPr="00D11A7E">
        <w:rPr>
          <w:b/>
          <w:bCs/>
          <w:lang w:val="fr-FR"/>
        </w:rPr>
        <w:t xml:space="preserve"> ouverts à tous les membres du Neuro (chercheurs, personnel, cliniciens, stagiaires, etc.)</w:t>
      </w:r>
      <w:r w:rsidR="00A90627">
        <w:rPr>
          <w:b/>
          <w:bCs/>
          <w:lang w:val="fr-FR"/>
        </w:rPr>
        <w:t xml:space="preserve"> et</w:t>
      </w:r>
      <w:r w:rsidRPr="00D11A7E">
        <w:rPr>
          <w:b/>
          <w:bCs/>
          <w:lang w:val="fr-FR"/>
        </w:rPr>
        <w:t xml:space="preserve"> se déroule</w:t>
      </w:r>
      <w:r w:rsidR="00A90627">
        <w:rPr>
          <w:b/>
          <w:bCs/>
          <w:lang w:val="fr-FR"/>
        </w:rPr>
        <w:t>ront</w:t>
      </w:r>
      <w:r w:rsidRPr="00D11A7E">
        <w:rPr>
          <w:b/>
          <w:bCs/>
          <w:lang w:val="fr-FR"/>
        </w:rPr>
        <w:t xml:space="preserve"> en anglais.</w:t>
      </w:r>
      <w:r w:rsidRPr="00D11A7E">
        <w:rPr>
          <w:b/>
          <w:bCs/>
          <w:lang w:val="fr-FR"/>
        </w:rPr>
        <w:br/>
      </w:r>
      <w:r w:rsidRPr="00D11A7E">
        <w:rPr>
          <w:rFonts w:ascii="Segoe UI Emoji" w:hAnsi="Segoe UI Emoji" w:cs="Segoe UI Emoji"/>
          <w:b/>
          <w:bCs/>
        </w:rPr>
        <w:t>👉</w:t>
      </w:r>
      <w:r w:rsidRPr="00D11A7E">
        <w:rPr>
          <w:b/>
          <w:bCs/>
          <w:lang w:val="fr-FR"/>
        </w:rPr>
        <w:t xml:space="preserve"> </w:t>
      </w:r>
      <w:hyperlink r:id="rId18" w:history="1">
        <w:r w:rsidRPr="00D11A7E">
          <w:rPr>
            <w:rStyle w:val="Hyperlink"/>
            <w:b/>
            <w:bCs/>
            <w:lang w:val="fr-FR"/>
          </w:rPr>
          <w:t>Réservez votre entretien ici</w:t>
        </w:r>
      </w:hyperlink>
      <w:r w:rsidRPr="00D11A7E">
        <w:rPr>
          <w:b/>
          <w:bCs/>
          <w:lang w:val="fr-FR"/>
        </w:rPr>
        <w:t xml:space="preserve"> (veuillez préciser « Neuro Open Science Interviews »).</w:t>
      </w:r>
    </w:p>
    <w:p w14:paraId="132717AE" w14:textId="1330A5FC" w:rsidR="001961D9" w:rsidRDefault="001961D9" w:rsidP="00A90627">
      <w:pPr>
        <w:jc w:val="both"/>
        <w:rPr>
          <w:lang w:val="fr-FR"/>
        </w:rPr>
      </w:pPr>
      <w:r w:rsidRPr="001961D9">
        <w:rPr>
          <w:lang w:val="fr-FR"/>
        </w:rPr>
        <w:t xml:space="preserve">Le projet est développé </w:t>
      </w:r>
      <w:r w:rsidRPr="001961D9">
        <w:rPr>
          <w:b/>
          <w:bCs/>
          <w:lang w:val="fr-FR"/>
        </w:rPr>
        <w:t>de manière ouverte et au bénéfice de la communauté du Neuro</w:t>
      </w:r>
      <w:r w:rsidRPr="001961D9">
        <w:rPr>
          <w:lang w:val="fr-FR"/>
        </w:rPr>
        <w:t xml:space="preserve">. Consultez la </w:t>
      </w:r>
      <w:hyperlink r:id="rId19" w:anchor="top-of-section" w:history="1">
        <w:r w:rsidRPr="001961D9">
          <w:rPr>
            <w:rStyle w:val="Hyperlink"/>
            <w:lang w:val="fr-FR"/>
          </w:rPr>
          <w:t>feuille de route</w:t>
        </w:r>
      </w:hyperlink>
      <w:r w:rsidRPr="001961D9">
        <w:rPr>
          <w:lang w:val="fr-FR"/>
        </w:rPr>
        <w:t xml:space="preserve"> et le </w:t>
      </w:r>
      <w:hyperlink r:id="rId20" w:history="1">
        <w:r w:rsidRPr="001961D9">
          <w:rPr>
            <w:rStyle w:val="Hyperlink"/>
            <w:lang w:val="fr-FR"/>
          </w:rPr>
          <w:t>guide de contribution</w:t>
        </w:r>
      </w:hyperlink>
      <w:r w:rsidRPr="001961D9">
        <w:rPr>
          <w:lang w:val="fr-FR"/>
        </w:rPr>
        <w:t xml:space="preserve"> pour voir comment y participer.</w:t>
      </w:r>
    </w:p>
    <w:p w14:paraId="57286541" w14:textId="2CBA9E33" w:rsidR="0030314F" w:rsidRPr="0030314F" w:rsidRDefault="0030314F" w:rsidP="00A90627">
      <w:pPr>
        <w:jc w:val="both"/>
        <w:rPr>
          <w:lang w:val="fr-FR"/>
        </w:rPr>
      </w:pPr>
      <w:r w:rsidRPr="0030314F">
        <w:rPr>
          <w:b/>
          <w:bCs/>
          <w:lang w:val="fr-FR"/>
        </w:rPr>
        <w:t>À propos de Cassandra :</w:t>
      </w:r>
      <w:r w:rsidR="00D11A7E">
        <w:rPr>
          <w:lang w:val="fr-FR"/>
        </w:rPr>
        <w:t xml:space="preserve"> </w:t>
      </w:r>
      <w:r w:rsidR="001961D9" w:rsidRPr="001961D9">
        <w:rPr>
          <w:lang w:val="fr-FR"/>
        </w:rPr>
        <w:t>Experte en neurosciences ouvertes et en mobilisation communautaire, Cassandra a fondé la communauté de science ouverte du</w:t>
      </w:r>
      <w:r w:rsidRPr="0030314F">
        <w:rPr>
          <w:lang w:val="fr-FR"/>
        </w:rPr>
        <w:t xml:space="preserve"> </w:t>
      </w:r>
      <w:hyperlink r:id="rId21" w:history="1">
        <w:r w:rsidRPr="0030314F">
          <w:rPr>
            <w:rStyle w:val="Hyperlink"/>
            <w:i/>
            <w:iCs/>
            <w:lang w:val="fr-FR"/>
          </w:rPr>
          <w:t xml:space="preserve">Oxford Centre for </w:t>
        </w:r>
        <w:proofErr w:type="spellStart"/>
        <w:r w:rsidRPr="0030314F">
          <w:rPr>
            <w:rStyle w:val="Hyperlink"/>
            <w:i/>
            <w:iCs/>
            <w:lang w:val="fr-FR"/>
          </w:rPr>
          <w:t>Integrative</w:t>
        </w:r>
        <w:proofErr w:type="spellEnd"/>
        <w:r w:rsidRPr="0030314F">
          <w:rPr>
            <w:rStyle w:val="Hyperlink"/>
            <w:i/>
            <w:iCs/>
            <w:lang w:val="fr-FR"/>
          </w:rPr>
          <w:t xml:space="preserve"> </w:t>
        </w:r>
        <w:proofErr w:type="spellStart"/>
        <w:r w:rsidRPr="0030314F">
          <w:rPr>
            <w:rStyle w:val="Hyperlink"/>
            <w:i/>
            <w:iCs/>
            <w:lang w:val="fr-FR"/>
          </w:rPr>
          <w:t>Neuroimaging</w:t>
        </w:r>
        <w:proofErr w:type="spellEnd"/>
      </w:hyperlink>
      <w:r w:rsidRPr="0030314F">
        <w:rPr>
          <w:lang w:val="fr-FR"/>
        </w:rPr>
        <w:t xml:space="preserve"> et a co-présidé la </w:t>
      </w:r>
      <w:hyperlink r:id="rId22" w:history="1">
        <w:r w:rsidRPr="0030314F">
          <w:rPr>
            <w:rStyle w:val="Hyperlink"/>
            <w:i/>
            <w:iCs/>
            <w:lang w:val="fr-FR"/>
          </w:rPr>
          <w:t>Open Science Room</w:t>
        </w:r>
        <w:r w:rsidRPr="0030314F">
          <w:rPr>
            <w:rStyle w:val="Hyperlink"/>
            <w:lang w:val="fr-FR"/>
          </w:rPr>
          <w:t xml:space="preserve"> de l’OHBM en 2020</w:t>
        </w:r>
      </w:hyperlink>
      <w:r w:rsidRPr="0030314F">
        <w:rPr>
          <w:lang w:val="fr-FR"/>
        </w:rPr>
        <w:t>. Elle a ensuite dirigé des communautés de recherche à</w:t>
      </w:r>
      <w:r w:rsidR="001961D9">
        <w:rPr>
          <w:lang w:val="fr-FR"/>
        </w:rPr>
        <w:t xml:space="preserve"> </w:t>
      </w:r>
      <w:hyperlink r:id="rId23" w:history="1">
        <w:r w:rsidR="001961D9" w:rsidRPr="001961D9">
          <w:rPr>
            <w:rStyle w:val="Hyperlink"/>
            <w:lang w:val="fr-FR"/>
          </w:rPr>
          <w:t>l’</w:t>
        </w:r>
        <w:r w:rsidRPr="0030314F">
          <w:rPr>
            <w:rStyle w:val="Hyperlink"/>
            <w:i/>
            <w:iCs/>
            <w:lang w:val="fr-FR"/>
          </w:rPr>
          <w:t>Alan Turing Institute</w:t>
        </w:r>
      </w:hyperlink>
      <w:r w:rsidRPr="0030314F">
        <w:rPr>
          <w:lang w:val="fr-FR"/>
        </w:rPr>
        <w:t xml:space="preserve">, et a récemment cofondé la </w:t>
      </w:r>
      <w:hyperlink r:id="rId24" w:history="1">
        <w:r w:rsidRPr="0030314F">
          <w:rPr>
            <w:rStyle w:val="Hyperlink"/>
            <w:lang w:val="fr-FR"/>
          </w:rPr>
          <w:t>coopérative RCM</w:t>
        </w:r>
      </w:hyperlink>
      <w:r w:rsidRPr="0030314F">
        <w:rPr>
          <w:lang w:val="fr-FR"/>
        </w:rPr>
        <w:t xml:space="preserve">, </w:t>
      </w:r>
      <w:r w:rsidR="001961D9" w:rsidRPr="001961D9">
        <w:rPr>
          <w:lang w:val="fr-FR"/>
        </w:rPr>
        <w:t>dédiée au développement de la recherche collaborative</w:t>
      </w:r>
      <w:r w:rsidRPr="0030314F">
        <w:rPr>
          <w:lang w:val="fr-FR"/>
        </w:rPr>
        <w:t>.</w:t>
      </w:r>
    </w:p>
    <w:p w14:paraId="1344595A" w14:textId="77777777" w:rsidR="0030314F" w:rsidRPr="0030314F" w:rsidRDefault="0030314F">
      <w:pPr>
        <w:rPr>
          <w:lang w:val="fr-FR"/>
        </w:rPr>
      </w:pPr>
    </w:p>
    <w:sectPr w:rsidR="0030314F" w:rsidRPr="003031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ndra McPherson" w:date="2025-10-27T23:20:00Z" w:initials="SM">
    <w:p w14:paraId="7068EF98" w14:textId="77777777" w:rsidR="004C7423" w:rsidRDefault="004C7423" w:rsidP="004C7423">
      <w:pPr>
        <w:pStyle w:val="CommentText"/>
      </w:pPr>
      <w:r>
        <w:rPr>
          <w:rStyle w:val="CommentReference"/>
        </w:rPr>
        <w:annotationRef/>
      </w:r>
      <w:r>
        <w:t>Can only use Dr. if she is an MD.</w:t>
      </w:r>
    </w:p>
  </w:comment>
  <w:comment w:id="1" w:author="Cassandra" w:date="2025-10-28T04:32:00Z" w:initials="C">
    <w:p w14:paraId="4B9D7A0A" w14:textId="33E7A18A" w:rsidR="005C189B" w:rsidRDefault="005C189B">
      <w:pPr>
        <w:pStyle w:val="CommentText"/>
      </w:pPr>
      <w:r>
        <w:rPr>
          <w:rStyle w:val="CommentReference"/>
        </w:rPr>
        <w:annotationRef/>
      </w:r>
      <w:r>
        <w:t xml:space="preserve">Thank you </w:t>
      </w:r>
      <w:r>
        <w:sym w:font="Wingdings" w:char="F04A"/>
      </w:r>
      <w:r>
        <w:t xml:space="preserve">. I’m a PhD </w:t>
      </w:r>
      <w:r>
        <w:sym w:font="Wingdings" w:char="F04A"/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68EF98" w15:done="0"/>
  <w15:commentEx w15:paraId="4B9D7A0A" w15:paraIdParent="7068EF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089795" w16cex:dateUtc="2025-10-28T03:20:00Z"/>
  <w16cex:commentExtensible w16cex:durableId="49E8B501" w16cex:dateUtc="2025-10-28T08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68EF98" w16cid:durableId="46089795"/>
  <w16cid:commentId w16cid:paraId="4B9D7A0A" w16cid:durableId="49E8B5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ssandra">
    <w15:presenceInfo w15:providerId="Windows Live" w15:userId="3cf6e98581589a84"/>
  </w15:person>
  <w15:person w15:author="Sandra McPherson">
    <w15:presenceInfo w15:providerId="AD" w15:userId="S::sandra.mcpherson@mcgill.ca::2caf3395-bd56-4c7e-8f8c-7652efec9b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69"/>
    <w:rsid w:val="001961D9"/>
    <w:rsid w:val="001F3888"/>
    <w:rsid w:val="0030314F"/>
    <w:rsid w:val="00315846"/>
    <w:rsid w:val="00321251"/>
    <w:rsid w:val="00395C65"/>
    <w:rsid w:val="004C7423"/>
    <w:rsid w:val="005C189B"/>
    <w:rsid w:val="0065726E"/>
    <w:rsid w:val="006D3752"/>
    <w:rsid w:val="00737AE6"/>
    <w:rsid w:val="00860161"/>
    <w:rsid w:val="00A90627"/>
    <w:rsid w:val="00AD7169"/>
    <w:rsid w:val="00CB502F"/>
    <w:rsid w:val="00D11A7E"/>
    <w:rsid w:val="00E35877"/>
    <w:rsid w:val="00F108B6"/>
    <w:rsid w:val="00F87CA4"/>
    <w:rsid w:val="00FB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A8E1"/>
  <w15:chartTrackingRefBased/>
  <w15:docId w15:val="{2ACA1B1A-CFCB-4147-896C-5B8E043A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1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1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61D9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C74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74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74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4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42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C18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rcmcooperative/partner-TOSI/blob/main/CONTRIBUTING.md" TargetMode="External"/><Relationship Id="rId18" Type="http://schemas.openxmlformats.org/officeDocument/2006/relationships/hyperlink" Target="https://calendar.google.com/calendar/appointments/AcZssZ2-UWuWNCu-ZNP8_k3fNkJz3AwWBeDCgT6VXe8=" TargetMode="Externa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hyperlink" Target="https://open.oxcin.ox.ac.uk/pages/open-science/community/Open-WIN-Community/" TargetMode="External"/><Relationship Id="rId7" Type="http://schemas.openxmlformats.org/officeDocument/2006/relationships/comments" Target="comments.xml"/><Relationship Id="rId12" Type="http://schemas.openxmlformats.org/officeDocument/2006/relationships/hyperlink" Target="https://github.com/rcmcooperative/partner-TOSI/tree/main?tab=readme-ov-file" TargetMode="External"/><Relationship Id="rId17" Type="http://schemas.openxmlformats.org/officeDocument/2006/relationships/hyperlink" Target="https://www.rcmcooperative.com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uring.ac.uk/people/researchers/cassandra-gould-van-praag" TargetMode="External"/><Relationship Id="rId20" Type="http://schemas.openxmlformats.org/officeDocument/2006/relationships/hyperlink" Target="https://github.com/rcmcooperative/partner-TOSI/blob/main/CONTRIBUTING.m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alendar.google.com/calendar/appointments/AcZssZ2-UWuWNCu-ZNP8_k3fNkJz3AwWBeDCgT6VXe8=" TargetMode="External"/><Relationship Id="rId24" Type="http://schemas.openxmlformats.org/officeDocument/2006/relationships/hyperlink" Target="https://www.rcmcooperative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ohbm.github.io/osr2020/" TargetMode="External"/><Relationship Id="rId23" Type="http://schemas.openxmlformats.org/officeDocument/2006/relationships/hyperlink" Target="https://www.turing.ac.uk/people/researchers/cassandra-gould-van-praag" TargetMode="External"/><Relationship Id="rId10" Type="http://schemas.microsoft.com/office/2018/08/relationships/commentsExtensible" Target="commentsExtensible.xml"/><Relationship Id="rId19" Type="http://schemas.openxmlformats.org/officeDocument/2006/relationships/hyperlink" Target="https://github.com/rcmcooperative/partner-TOSI/tree/main?tab=readme-ov-file" TargetMode="Externa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openxmlformats.org/officeDocument/2006/relationships/hyperlink" Target="https://open.oxcin.ox.ac.uk/pages/open-science/community/Open-WIN-Community/" TargetMode="External"/><Relationship Id="rId22" Type="http://schemas.openxmlformats.org/officeDocument/2006/relationships/hyperlink" Target="https://ohbm.github.io/osr2020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1ED3383579E4BAD586BCFD159FC76" ma:contentTypeVersion="20" ma:contentTypeDescription="Create a new document." ma:contentTypeScope="" ma:versionID="13f4b5dc0db8605c0695d82835bb0c2a">
  <xsd:schema xmlns:xsd="http://www.w3.org/2001/XMLSchema" xmlns:xs="http://www.w3.org/2001/XMLSchema" xmlns:p="http://schemas.microsoft.com/office/2006/metadata/properties" xmlns:ns2="19f850c4-b9ee-439a-ab0c-6ab5be116926" xmlns:ns3="e729e0b9-65f4-4b1e-8fc2-59f6ed2bb09f" targetNamespace="http://schemas.microsoft.com/office/2006/metadata/properties" ma:root="true" ma:fieldsID="009cea1910ab6f7f536291c1e72b3cc0" ns2:_="" ns3:_="">
    <xsd:import namespace="19f850c4-b9ee-439a-ab0c-6ab5be116926"/>
    <xsd:import namespace="e729e0b9-65f4-4b1e-8fc2-59f6ed2bb0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850c4-b9ee-439a-ab0c-6ab5be116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baaf764-73f0-4b4c-b8e1-b7d465e08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9e0b9-65f4-4b1e-8fc2-59f6ed2bb0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d57ffa5-fcf2-4cfc-a4d4-7806d448a1bc}" ma:internalName="TaxCatchAll" ma:showField="CatchAllData" ma:web="e729e0b9-65f4-4b1e-8fc2-59f6ed2bb0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19f850c4-b9ee-439a-ab0c-6ab5be116926" xsi:nil="true"/>
    <lcf76f155ced4ddcb4097134ff3c332f xmlns="19f850c4-b9ee-439a-ab0c-6ab5be116926">
      <Terms xmlns="http://schemas.microsoft.com/office/infopath/2007/PartnerControls"/>
    </lcf76f155ced4ddcb4097134ff3c332f>
    <TaxCatchAll xmlns="e729e0b9-65f4-4b1e-8fc2-59f6ed2bb09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47895C-DB4F-415C-9784-96A115E794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850c4-b9ee-439a-ab0c-6ab5be116926"/>
    <ds:schemaRef ds:uri="e729e0b9-65f4-4b1e-8fc2-59f6ed2bb0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F9295-B17C-4D4B-BE02-2793C5D8B6AF}">
  <ds:schemaRefs>
    <ds:schemaRef ds:uri="http://schemas.microsoft.com/office/2006/metadata/properties"/>
    <ds:schemaRef ds:uri="http://schemas.microsoft.com/office/infopath/2007/PartnerControls"/>
    <ds:schemaRef ds:uri="19f850c4-b9ee-439a-ab0c-6ab5be116926"/>
    <ds:schemaRef ds:uri="e729e0b9-65f4-4b1e-8fc2-59f6ed2bb09f"/>
  </ds:schemaRefs>
</ds:datastoreItem>
</file>

<file path=customXml/itemProps3.xml><?xml version="1.0" encoding="utf-8"?>
<ds:datastoreItem xmlns:ds="http://schemas.openxmlformats.org/officeDocument/2006/customXml" ds:itemID="{FBB50BE9-654A-4272-BD27-9C8EE7CD47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Poirot</dc:creator>
  <cp:keywords/>
  <dc:description/>
  <cp:lastModifiedBy>Cassandra</cp:lastModifiedBy>
  <cp:revision>3</cp:revision>
  <dcterms:created xsi:type="dcterms:W3CDTF">2025-10-28T08:32:00Z</dcterms:created>
  <dcterms:modified xsi:type="dcterms:W3CDTF">2025-11-12T13:05:00Z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0x0101006AA1ED3383579E4BAD586BCFD159FC76</vt:lpwstr>
  </property>
</Properties>
</file>